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DE18F6" w14:textId="11121241" w:rsidR="00D312DC" w:rsidRDefault="00EA3C22" w:rsidP="009B6225">
      <w:r w:rsidRPr="00EA3C22">
        <w:rPr>
          <w:noProof/>
        </w:rPr>
        <w:drawing>
          <wp:inline distT="0" distB="0" distL="0" distR="0" wp14:anchorId="7D5313D0" wp14:editId="32FBB8BB">
            <wp:extent cx="1507067" cy="1507067"/>
            <wp:effectExtent l="0" t="0" r="0" b="0"/>
            <wp:docPr id="58252650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26502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137" cy="15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789D" w14:textId="4C7D4F99" w:rsidR="00EA3C22" w:rsidRDefault="00EA3C22">
      <w:pPr>
        <w:rPr>
          <w:rFonts w:cs="B Nazanin"/>
          <w:sz w:val="36"/>
          <w:szCs w:val="36"/>
        </w:rPr>
      </w:pPr>
      <w:r>
        <w:rPr>
          <w:rFonts w:cs="B Nazanin"/>
          <w:sz w:val="36"/>
          <w:szCs w:val="36"/>
        </w:rPr>
        <w:t>Computer Architecture</w:t>
      </w:r>
    </w:p>
    <w:p w14:paraId="4B4ABCA9" w14:textId="521001E1" w:rsidR="00EA3C22" w:rsidRDefault="00EA3C22">
      <w:pPr>
        <w:rPr>
          <w:rFonts w:cs="B Nazanin"/>
          <w:sz w:val="36"/>
          <w:szCs w:val="36"/>
        </w:rPr>
      </w:pPr>
      <w:r>
        <w:rPr>
          <w:rFonts w:cs="B Nazanin"/>
          <w:sz w:val="36"/>
          <w:szCs w:val="36"/>
        </w:rPr>
        <w:t>HW4 Report</w:t>
      </w:r>
    </w:p>
    <w:p w14:paraId="638B0DCE" w14:textId="23E3D270" w:rsidR="00EA3C22" w:rsidRDefault="00EA3C22">
      <w:pPr>
        <w:rPr>
          <w:rFonts w:cs="B Nazanin"/>
          <w:sz w:val="36"/>
          <w:szCs w:val="36"/>
        </w:rPr>
      </w:pPr>
      <w:r>
        <w:rPr>
          <w:rFonts w:cs="B Nazanin"/>
          <w:sz w:val="36"/>
          <w:szCs w:val="36"/>
        </w:rPr>
        <w:t xml:space="preserve">G14 (Mohammad </w:t>
      </w:r>
      <w:proofErr w:type="spellStart"/>
      <w:r>
        <w:rPr>
          <w:rFonts w:cs="B Nazanin"/>
          <w:sz w:val="36"/>
          <w:szCs w:val="36"/>
        </w:rPr>
        <w:t>Bahrami</w:t>
      </w:r>
      <w:proofErr w:type="spellEnd"/>
      <w:r>
        <w:rPr>
          <w:rFonts w:cs="B Nazanin"/>
          <w:sz w:val="36"/>
          <w:szCs w:val="36"/>
        </w:rPr>
        <w:t xml:space="preserve"> &amp; Navid R</w:t>
      </w:r>
      <w:r w:rsidRPr="00EA3C22">
        <w:rPr>
          <w:rFonts w:cs="B Nazanin"/>
          <w:sz w:val="36"/>
          <w:szCs w:val="36"/>
        </w:rPr>
        <w:t>aeiszadeh</w:t>
      </w:r>
      <w:r>
        <w:rPr>
          <w:rFonts w:cs="B Nazanin"/>
          <w:sz w:val="36"/>
          <w:szCs w:val="36"/>
        </w:rPr>
        <w:t>)</w:t>
      </w:r>
    </w:p>
    <w:p w14:paraId="66B8A149" w14:textId="7E1B4D1E" w:rsidR="00EA3C22" w:rsidRDefault="00EA3C22" w:rsidP="00EA3C22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EA3C22">
        <w:rPr>
          <w:rFonts w:cs="B Nazanin" w:hint="cs"/>
          <w:b/>
          <w:bCs/>
          <w:sz w:val="36"/>
          <w:szCs w:val="36"/>
          <w:rtl/>
          <w:lang w:bidi="fa-IR"/>
        </w:rPr>
        <w:t>سوال اول</w:t>
      </w:r>
      <w:r>
        <w:rPr>
          <w:rFonts w:cs="B Nazanin" w:hint="cs"/>
          <w:b/>
          <w:bCs/>
          <w:sz w:val="36"/>
          <w:szCs w:val="36"/>
          <w:rtl/>
          <w:lang w:bidi="fa-IR"/>
        </w:rPr>
        <w:t>:</w:t>
      </w:r>
    </w:p>
    <w:p w14:paraId="2993B7EA" w14:textId="6C7F5EB2" w:rsidR="00EA3C22" w:rsidRDefault="00EA3C22" w:rsidP="00EA3C22">
      <w:pPr>
        <w:bidi/>
        <w:rPr>
          <w:rFonts w:cs="B Nazanin"/>
          <w:sz w:val="28"/>
          <w:szCs w:val="28"/>
          <w:lang w:bidi="fa-IR"/>
        </w:rPr>
      </w:pPr>
      <w:r w:rsidRPr="00EB1A7C">
        <w:rPr>
          <w:rFonts w:cs="B Nazanin" w:hint="cs"/>
          <w:b/>
          <w:bCs/>
          <w:sz w:val="28"/>
          <w:szCs w:val="28"/>
          <w:rtl/>
          <w:lang w:bidi="fa-IR"/>
        </w:rPr>
        <w:t>الف)</w:t>
      </w:r>
      <w:r>
        <w:rPr>
          <w:rFonts w:cs="B Nazanin" w:hint="cs"/>
          <w:sz w:val="28"/>
          <w:szCs w:val="28"/>
          <w:rtl/>
          <w:lang w:bidi="fa-IR"/>
        </w:rPr>
        <w:t xml:space="preserve"> بله لازم است یک </w:t>
      </w:r>
      <w:r>
        <w:rPr>
          <w:rFonts w:cs="B Nazanin"/>
          <w:sz w:val="28"/>
          <w:szCs w:val="28"/>
          <w:lang w:bidi="fa-IR"/>
        </w:rPr>
        <w:t>multiplexer</w:t>
      </w:r>
      <w:r>
        <w:rPr>
          <w:rFonts w:cs="B Nazanin" w:hint="cs"/>
          <w:sz w:val="28"/>
          <w:szCs w:val="28"/>
          <w:rtl/>
          <w:lang w:bidi="fa-IR"/>
        </w:rPr>
        <w:t xml:space="preserve"> به </w:t>
      </w:r>
      <w:proofErr w:type="spellStart"/>
      <w:r>
        <w:rPr>
          <w:rFonts w:cs="B Nazanin"/>
          <w:sz w:val="28"/>
          <w:szCs w:val="28"/>
          <w:lang w:bidi="fa-IR"/>
        </w:rPr>
        <w:t>datapath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اضافه شود تا بتوان از بین مقدار رجیستر داده شده </w:t>
      </w:r>
      <w:proofErr w:type="spellStart"/>
      <w:r>
        <w:rPr>
          <w:rFonts w:cs="B Nazanin"/>
          <w:sz w:val="28"/>
          <w:szCs w:val="28"/>
          <w:lang w:bidi="fa-IR"/>
        </w:rPr>
        <w:t>SrcA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PC</w:t>
      </w:r>
      <w:r>
        <w:rPr>
          <w:rFonts w:cs="B Nazanin" w:hint="cs"/>
          <w:sz w:val="28"/>
          <w:szCs w:val="28"/>
          <w:rtl/>
          <w:lang w:bidi="fa-IR"/>
        </w:rPr>
        <w:t xml:space="preserve"> مقدار رجیستر را انتخاب کرد تا با </w:t>
      </w:r>
      <w:r>
        <w:rPr>
          <w:rFonts w:cs="B Nazanin"/>
          <w:sz w:val="28"/>
          <w:szCs w:val="28"/>
          <w:lang w:bidi="fa-IR"/>
        </w:rPr>
        <w:t>offset</w:t>
      </w:r>
      <w:r>
        <w:rPr>
          <w:rFonts w:cs="B Nazanin" w:hint="cs"/>
          <w:sz w:val="28"/>
          <w:szCs w:val="28"/>
          <w:rtl/>
          <w:lang w:bidi="fa-IR"/>
        </w:rPr>
        <w:t xml:space="preserve"> جمع شود  تا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PCTarget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تولید شود. </w:t>
      </w:r>
    </w:p>
    <w:p w14:paraId="7AA32318" w14:textId="4176FF7D" w:rsidR="00EA3C22" w:rsidRPr="00EB1A7C" w:rsidRDefault="00EA3C22" w:rsidP="00EA3C22">
      <w:pPr>
        <w:bidi/>
        <w:rPr>
          <w:rFonts w:cs="B Nazanin"/>
          <w:sz w:val="28"/>
          <w:szCs w:val="28"/>
          <w:rtl/>
          <w:lang w:bidi="fa-IR"/>
        </w:rPr>
      </w:pPr>
      <w:r w:rsidRPr="00EB1A7C">
        <w:rPr>
          <w:rFonts w:cs="B Nazanin" w:hint="cs"/>
          <w:sz w:val="28"/>
          <w:szCs w:val="28"/>
          <w:rtl/>
          <w:lang w:bidi="fa-IR"/>
        </w:rPr>
        <w:t>ب)</w:t>
      </w:r>
      <w:r w:rsidRPr="00EB1A7C">
        <w:rPr>
          <w:noProof/>
        </w:rPr>
        <w:t xml:space="preserve"> </w:t>
      </w:r>
    </w:p>
    <w:p w14:paraId="28FAB000" w14:textId="44323A50" w:rsidR="00EA3C22" w:rsidRDefault="003C3261" w:rsidP="00EA3C22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DA20AF9" wp14:editId="04447B56">
            <wp:extent cx="5727700" cy="3818466"/>
            <wp:effectExtent l="0" t="0" r="6350" b="0"/>
            <wp:docPr id="352132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C4B0" w14:textId="7E304A2C" w:rsidR="0000259E" w:rsidRDefault="0000259E" w:rsidP="0000259E">
      <w:pPr>
        <w:bidi/>
        <w:rPr>
          <w:rFonts w:cs="B Nazanin"/>
          <w:sz w:val="28"/>
          <w:szCs w:val="28"/>
          <w:rtl/>
          <w:lang w:bidi="fa-IR"/>
        </w:rPr>
      </w:pPr>
      <w:r w:rsidRPr="0000259E">
        <w:rPr>
          <w:rFonts w:cs="B Nazanin"/>
          <w:noProof/>
          <w:sz w:val="28"/>
          <w:szCs w:val="28"/>
          <w:rtl/>
        </w:rPr>
        <w:drawing>
          <wp:inline distT="0" distB="0" distL="0" distR="0" wp14:anchorId="1D9A6416" wp14:editId="2D433208">
            <wp:extent cx="5943600" cy="3962400"/>
            <wp:effectExtent l="0" t="0" r="0" b="0"/>
            <wp:docPr id="100333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9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895D" w14:textId="1E9C9477" w:rsidR="0000259E" w:rsidRDefault="0000259E" w:rsidP="0000259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سیگنال کنترلی </w:t>
      </w:r>
      <w:proofErr w:type="spellStart"/>
      <w:r>
        <w:rPr>
          <w:rFonts w:cs="B Nazanin"/>
          <w:sz w:val="28"/>
          <w:szCs w:val="28"/>
          <w:lang w:bidi="fa-IR"/>
        </w:rPr>
        <w:t>TargetCtrl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در شکل با رنگ قرمز نشان داده شده است برای انتخاب بین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SrcA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مقدار رجیستر </w:t>
      </w:r>
      <w:r>
        <w:rPr>
          <w:rFonts w:cs="B Nazanin"/>
          <w:sz w:val="28"/>
          <w:szCs w:val="28"/>
          <w:lang w:bidi="fa-IR"/>
        </w:rPr>
        <w:t>rs1</w:t>
      </w:r>
      <w:r>
        <w:rPr>
          <w:rFonts w:cs="B Nazanin" w:hint="cs"/>
          <w:sz w:val="28"/>
          <w:szCs w:val="28"/>
          <w:rtl/>
          <w:lang w:bidi="fa-IR"/>
        </w:rPr>
        <w:t xml:space="preserve"> است و </w:t>
      </w:r>
      <w:r>
        <w:rPr>
          <w:rFonts w:cs="B Nazanin"/>
          <w:sz w:val="28"/>
          <w:szCs w:val="28"/>
          <w:lang w:bidi="fa-IR"/>
        </w:rPr>
        <w:t>PC</w:t>
      </w:r>
      <w:r>
        <w:rPr>
          <w:rFonts w:cs="B Nazanin" w:hint="cs"/>
          <w:sz w:val="28"/>
          <w:szCs w:val="28"/>
          <w:rtl/>
          <w:lang w:bidi="fa-IR"/>
        </w:rPr>
        <w:t xml:space="preserve"> می باشد.</w:t>
      </w:r>
    </w:p>
    <w:p w14:paraId="0EAE8A62" w14:textId="5526DBCB" w:rsidR="0000259E" w:rsidRDefault="0000259E" w:rsidP="0000259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انشعابی از </w:t>
      </w:r>
      <w:proofErr w:type="spellStart"/>
      <w:r>
        <w:rPr>
          <w:rFonts w:cs="B Nazanin"/>
          <w:sz w:val="28"/>
          <w:szCs w:val="28"/>
          <w:lang w:bidi="fa-IR"/>
        </w:rPr>
        <w:t>SrcA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 مالتیپلکسری که با رنگ زرد نشان داده شده است می آوریم تا مقدارش پس از انتخاب با </w:t>
      </w:r>
      <w:r>
        <w:rPr>
          <w:rFonts w:cs="B Nazanin"/>
          <w:sz w:val="28"/>
          <w:szCs w:val="28"/>
          <w:lang w:bidi="fa-IR"/>
        </w:rPr>
        <w:t>offset</w:t>
      </w:r>
      <w:r>
        <w:rPr>
          <w:rFonts w:cs="B Nazanin" w:hint="cs"/>
          <w:sz w:val="28"/>
          <w:szCs w:val="28"/>
          <w:rtl/>
          <w:lang w:bidi="fa-IR"/>
        </w:rPr>
        <w:t xml:space="preserve"> جمع شود.</w:t>
      </w:r>
    </w:p>
    <w:p w14:paraId="59A8A95D" w14:textId="29B3FF50" w:rsidR="0000259E" w:rsidRDefault="00EB1A7C" w:rsidP="0000259E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EB1A7C">
        <w:rPr>
          <w:rFonts w:cs="B Nazanin" w:hint="cs"/>
          <w:b/>
          <w:bCs/>
          <w:sz w:val="32"/>
          <w:szCs w:val="32"/>
          <w:rtl/>
          <w:lang w:bidi="fa-IR"/>
        </w:rPr>
        <w:t>ج)</w:t>
      </w:r>
    </w:p>
    <w:p w14:paraId="039E1AF8" w14:textId="77B391D9" w:rsidR="00EB1A7C" w:rsidRDefault="00EB1A7C" w:rsidP="00EB1A7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</w:t>
      </w:r>
      <w:r>
        <w:rPr>
          <w:rFonts w:cs="B Nazanin"/>
          <w:sz w:val="28"/>
          <w:szCs w:val="28"/>
          <w:lang w:bidi="fa-IR"/>
        </w:rPr>
        <w:t>main decoder</w:t>
      </w:r>
      <w:r>
        <w:rPr>
          <w:rFonts w:cs="B Nazanin" w:hint="cs"/>
          <w:sz w:val="28"/>
          <w:szCs w:val="28"/>
          <w:rtl/>
          <w:lang w:bidi="fa-IR"/>
        </w:rPr>
        <w:t xml:space="preserve"> سیگنال </w:t>
      </w:r>
      <w:proofErr w:type="spellStart"/>
      <w:r>
        <w:rPr>
          <w:rFonts w:cs="B Nazanin"/>
          <w:sz w:val="28"/>
          <w:szCs w:val="28"/>
          <w:lang w:bidi="fa-IR"/>
        </w:rPr>
        <w:t>TargetCtrl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اضافه میکنیم.</w:t>
      </w:r>
    </w:p>
    <w:p w14:paraId="7911B86E" w14:textId="07CD7577" w:rsidR="00EB1A7C" w:rsidRDefault="00EB1A7C" w:rsidP="00EB1A7C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E6DA8A5" wp14:editId="083C3D70">
            <wp:extent cx="5943600" cy="3962400"/>
            <wp:effectExtent l="0" t="0" r="0" b="0"/>
            <wp:docPr id="1061305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A3B4" w14:textId="4B3BBD7D" w:rsidR="00440C72" w:rsidRDefault="00440C72" w:rsidP="00440C72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440C72">
        <w:rPr>
          <w:rFonts w:cs="B Nazanin" w:hint="cs"/>
          <w:b/>
          <w:bCs/>
          <w:sz w:val="32"/>
          <w:szCs w:val="32"/>
          <w:rtl/>
          <w:lang w:bidi="fa-IR"/>
        </w:rPr>
        <w:t>د)</w:t>
      </w:r>
    </w:p>
    <w:p w14:paraId="5606C472" w14:textId="25AD137F" w:rsidR="00440C72" w:rsidRPr="00440C72" w:rsidRDefault="00440C72" w:rsidP="00440C7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جدول 7.6 اصلاح شده با اضافه کردن </w:t>
      </w:r>
      <w:proofErr w:type="spellStart"/>
      <w:r>
        <w:rPr>
          <w:rFonts w:cs="B Nazanin"/>
          <w:sz w:val="28"/>
          <w:szCs w:val="28"/>
          <w:lang w:bidi="fa-IR"/>
        </w:rPr>
        <w:t>jalr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سیگنال کنترلی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TargetCrtl</w:t>
      </w:r>
      <w:proofErr w:type="spellEnd"/>
    </w:p>
    <w:p w14:paraId="49A1337C" w14:textId="407E46E9" w:rsidR="00EB1A7C" w:rsidRDefault="001742C1" w:rsidP="00EB1A7C">
      <w:pPr>
        <w:bidi/>
        <w:rPr>
          <w:rFonts w:cs="B Nazanin"/>
          <w:sz w:val="28"/>
          <w:szCs w:val="28"/>
          <w:lang w:bidi="fa-IR"/>
        </w:rPr>
      </w:pPr>
      <w:r w:rsidRPr="001742C1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47732D03" wp14:editId="18530000">
            <wp:extent cx="5943600" cy="1444625"/>
            <wp:effectExtent l="0" t="0" r="0" b="3175"/>
            <wp:docPr id="116817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79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2EA0" w14:textId="77777777" w:rsidR="00440C72" w:rsidRDefault="00440C72" w:rsidP="00440C72">
      <w:pPr>
        <w:bidi/>
        <w:rPr>
          <w:rFonts w:cs="B Nazanin"/>
          <w:sz w:val="28"/>
          <w:szCs w:val="28"/>
          <w:lang w:bidi="fa-IR"/>
        </w:rPr>
      </w:pPr>
    </w:p>
    <w:p w14:paraId="14E91D6E" w14:textId="4E1ABEE1" w:rsidR="00440C72" w:rsidRDefault="00440C72" w:rsidP="00440C7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توضیحات تکمیلی:</w:t>
      </w:r>
    </w:p>
    <w:p w14:paraId="71CF4C3B" w14:textId="7F216B1B" w:rsidR="00440C72" w:rsidRDefault="00440C72" w:rsidP="00440C72">
      <w:pPr>
        <w:bidi/>
        <w:rPr>
          <w:rFonts w:cs="B Nazanin"/>
          <w:sz w:val="28"/>
          <w:szCs w:val="28"/>
          <w:rtl/>
          <w:lang w:bidi="fa-IR"/>
        </w:rPr>
      </w:pPr>
      <w:r w:rsidRPr="00440C72">
        <w:rPr>
          <w:rFonts w:cs="B Nazanin"/>
          <w:noProof/>
          <w:sz w:val="28"/>
          <w:szCs w:val="28"/>
          <w:rtl/>
        </w:rPr>
        <w:drawing>
          <wp:inline distT="0" distB="0" distL="0" distR="0" wp14:anchorId="4016E158" wp14:editId="05047AF5">
            <wp:extent cx="5943600" cy="157480"/>
            <wp:effectExtent l="0" t="0" r="0" b="0"/>
            <wp:docPr id="123636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65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9F69" w14:textId="39864CCD" w:rsidR="00440C72" w:rsidRDefault="00440C72" w:rsidP="00440C7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مشخص شدن مقدار </w:t>
      </w:r>
      <w:r>
        <w:rPr>
          <w:rFonts w:cs="B Nazanin"/>
          <w:sz w:val="28"/>
          <w:szCs w:val="28"/>
          <w:lang w:bidi="fa-IR"/>
        </w:rPr>
        <w:t>PC</w:t>
      </w:r>
      <w:r>
        <w:rPr>
          <w:rFonts w:cs="B Nazanin" w:hint="cs"/>
          <w:sz w:val="28"/>
          <w:szCs w:val="28"/>
          <w:rtl/>
          <w:lang w:bidi="fa-IR"/>
        </w:rPr>
        <w:t xml:space="preserve"> باید رجیستر </w:t>
      </w:r>
      <w:r>
        <w:rPr>
          <w:rFonts w:cs="B Nazanin"/>
          <w:sz w:val="28"/>
          <w:szCs w:val="28"/>
          <w:lang w:bidi="fa-IR"/>
        </w:rPr>
        <w:t>rs1</w:t>
      </w:r>
      <w:r>
        <w:rPr>
          <w:rFonts w:cs="B Nazanin" w:hint="cs"/>
          <w:sz w:val="28"/>
          <w:szCs w:val="28"/>
          <w:rtl/>
          <w:lang w:bidi="fa-IR"/>
        </w:rPr>
        <w:t xml:space="preserve"> که در ورودی اول رجیستر فایل هست را با مقدار سایند اکستند شده ی آفست جمع کرد که نوع ساین اکستند از جنس </w:t>
      </w:r>
      <w:r>
        <w:rPr>
          <w:rFonts w:cs="B Nazanin"/>
          <w:sz w:val="28"/>
          <w:szCs w:val="28"/>
          <w:lang w:bidi="fa-IR"/>
        </w:rPr>
        <w:t>I type</w:t>
      </w:r>
      <w:r>
        <w:rPr>
          <w:rFonts w:cs="B Nazanin" w:hint="cs"/>
          <w:sz w:val="28"/>
          <w:szCs w:val="28"/>
          <w:rtl/>
          <w:lang w:bidi="fa-IR"/>
        </w:rPr>
        <w:t xml:space="preserve"> هاست که کد </w:t>
      </w:r>
      <w:r>
        <w:rPr>
          <w:rFonts w:cs="B Nazanin"/>
          <w:sz w:val="28"/>
          <w:szCs w:val="28"/>
          <w:lang w:bidi="fa-IR"/>
        </w:rPr>
        <w:t>00</w:t>
      </w:r>
      <w:r>
        <w:rPr>
          <w:rFonts w:cs="B Nazanin" w:hint="cs"/>
          <w:sz w:val="28"/>
          <w:szCs w:val="28"/>
          <w:rtl/>
          <w:lang w:bidi="fa-IR"/>
        </w:rPr>
        <w:t xml:space="preserve"> را به خود اختصاص داده است.</w:t>
      </w:r>
    </w:p>
    <w:p w14:paraId="7593EB54" w14:textId="7F1EC587" w:rsidR="00440C72" w:rsidRDefault="00440C72" w:rsidP="00440C7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اینکار از جمع کننده </w:t>
      </w:r>
      <w:proofErr w:type="spellStart"/>
      <w:r>
        <w:rPr>
          <w:rFonts w:cs="B Nazanin"/>
          <w:sz w:val="28"/>
          <w:szCs w:val="28"/>
          <w:lang w:bidi="fa-IR"/>
        </w:rPr>
        <w:t>PCTarget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میکنیم و برای انتخاب مقدار </w:t>
      </w:r>
      <w:proofErr w:type="spellStart"/>
      <w:r>
        <w:rPr>
          <w:rFonts w:cs="B Nazanin"/>
          <w:sz w:val="28"/>
          <w:szCs w:val="28"/>
          <w:lang w:bidi="fa-IR"/>
        </w:rPr>
        <w:t>SrcA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نیاز به یک مالتیپلکسر داریم که در قسمت الف شرح داده شد.</w:t>
      </w:r>
    </w:p>
    <w:p w14:paraId="646AD6BE" w14:textId="4512F978" w:rsidR="00440C72" w:rsidRDefault="00440C72" w:rsidP="00440C7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مقدار </w:t>
      </w:r>
      <w:r>
        <w:rPr>
          <w:rFonts w:cs="B Nazanin"/>
          <w:sz w:val="28"/>
          <w:szCs w:val="28"/>
          <w:lang w:bidi="fa-IR"/>
        </w:rPr>
        <w:t xml:space="preserve">PC + 4 </w:t>
      </w:r>
      <w:r>
        <w:rPr>
          <w:rFonts w:cs="B Nazanin" w:hint="cs"/>
          <w:sz w:val="28"/>
          <w:szCs w:val="28"/>
          <w:rtl/>
          <w:lang w:bidi="fa-IR"/>
        </w:rPr>
        <w:t xml:space="preserve"> که باید در </w:t>
      </w:r>
      <w:proofErr w:type="spellStart"/>
      <w:r>
        <w:rPr>
          <w:rFonts w:cs="B Nazanin"/>
          <w:sz w:val="28"/>
          <w:szCs w:val="28"/>
          <w:lang w:bidi="fa-IR"/>
        </w:rPr>
        <w:t>rd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قرار گیرد به مالتیپلکسر بعد از </w:t>
      </w:r>
      <w:proofErr w:type="spellStart"/>
      <w:r>
        <w:rPr>
          <w:rFonts w:cs="B Nazanin"/>
          <w:sz w:val="28"/>
          <w:szCs w:val="28"/>
          <w:lang w:bidi="fa-IR"/>
        </w:rPr>
        <w:t>DataMemory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وارد میشود و در آنجا انتخاب شده و به پورت رایت رجیستر فایل رفته تا در </w:t>
      </w:r>
      <w:proofErr w:type="spellStart"/>
      <w:r>
        <w:rPr>
          <w:rFonts w:cs="B Nazanin"/>
          <w:sz w:val="28"/>
          <w:szCs w:val="28"/>
          <w:lang w:bidi="fa-IR"/>
        </w:rPr>
        <w:t>rd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نوشته شود.</w:t>
      </w:r>
    </w:p>
    <w:p w14:paraId="225A76BB" w14:textId="4BB3BBDC" w:rsidR="00440C72" w:rsidRDefault="00440C72" w:rsidP="00440C72">
      <w:pPr>
        <w:bidi/>
        <w:rPr>
          <w:rFonts w:cs="B Nazanin"/>
          <w:sz w:val="28"/>
          <w:szCs w:val="28"/>
          <w:lang w:bidi="fa-IR"/>
        </w:rPr>
      </w:pPr>
    </w:p>
    <w:p w14:paraId="493AC7CE" w14:textId="6F0FFE5A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</w:p>
    <w:p w14:paraId="539DBEB3" w14:textId="65A9CA8B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</w:p>
    <w:p w14:paraId="3DCC1774" w14:textId="59AC98A0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</w:p>
    <w:p w14:paraId="4D682A03" w14:textId="3020808B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</w:p>
    <w:p w14:paraId="69F02AF6" w14:textId="3DAD10BC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</w:p>
    <w:p w14:paraId="3367CF52" w14:textId="30893A28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</w:p>
    <w:p w14:paraId="1B88E14E" w14:textId="6D383FD4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</w:p>
    <w:p w14:paraId="21F5A7B2" w14:textId="682F1EEB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</w:p>
    <w:p w14:paraId="72C2139B" w14:textId="1A771347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</w:p>
    <w:p w14:paraId="470C8A47" w14:textId="77777777" w:rsidR="00C774CE" w:rsidRDefault="00C774CE" w:rsidP="00C774C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312907">
        <w:rPr>
          <w:rFonts w:cs="B Nazanin" w:hint="cs"/>
          <w:b/>
          <w:bCs/>
          <w:sz w:val="36"/>
          <w:szCs w:val="36"/>
          <w:rtl/>
          <w:lang w:bidi="fa-IR"/>
        </w:rPr>
        <w:t>سوال دوم:</w:t>
      </w:r>
    </w:p>
    <w:p w14:paraId="47219E35" w14:textId="77777777" w:rsidR="00C774CE" w:rsidRPr="00D54BA4" w:rsidRDefault="00C774CE" w:rsidP="00C774CE">
      <w:pPr>
        <w:bidi/>
        <w:ind w:left="720" w:hanging="720"/>
        <w:rPr>
          <w:rFonts w:cs="B Nazanin"/>
          <w:sz w:val="28"/>
          <w:szCs w:val="28"/>
          <w:lang w:bidi="fa-IR"/>
        </w:rPr>
      </w:pPr>
      <w:r w:rsidRPr="00D54BA4">
        <w:rPr>
          <w:rFonts w:cs="B Nazanin" w:hint="cs"/>
          <w:sz w:val="28"/>
          <w:szCs w:val="28"/>
          <w:rtl/>
          <w:lang w:bidi="fa-IR"/>
        </w:rPr>
        <w:t xml:space="preserve">برای اضافه کردن سه دستور </w:t>
      </w:r>
      <w:proofErr w:type="spellStart"/>
      <w:r w:rsidRPr="00D54BA4">
        <w:rPr>
          <w:rFonts w:cs="B Nazanin"/>
          <w:sz w:val="28"/>
          <w:szCs w:val="28"/>
          <w:lang w:bidi="fa-IR"/>
        </w:rPr>
        <w:t>addi</w:t>
      </w:r>
      <w:proofErr w:type="spellEnd"/>
      <w:r w:rsidRPr="00D54BA4">
        <w:rPr>
          <w:rFonts w:cs="B Nazanin"/>
          <w:sz w:val="28"/>
          <w:szCs w:val="28"/>
          <w:lang w:bidi="fa-IR"/>
        </w:rPr>
        <w:t xml:space="preserve"> , </w:t>
      </w:r>
      <w:proofErr w:type="spellStart"/>
      <w:r w:rsidRPr="00D54BA4">
        <w:rPr>
          <w:rFonts w:cs="B Nazanin"/>
          <w:sz w:val="28"/>
          <w:szCs w:val="28"/>
          <w:lang w:bidi="fa-IR"/>
        </w:rPr>
        <w:t>jal</w:t>
      </w:r>
      <w:proofErr w:type="spellEnd"/>
      <w:r w:rsidRPr="00D54BA4">
        <w:rPr>
          <w:rFonts w:cs="B Nazanin"/>
          <w:sz w:val="28"/>
          <w:szCs w:val="28"/>
          <w:lang w:bidi="fa-IR"/>
        </w:rPr>
        <w:t xml:space="preserve">, </w:t>
      </w:r>
      <w:proofErr w:type="spellStart"/>
      <w:r w:rsidRPr="00D54BA4">
        <w:rPr>
          <w:rFonts w:cs="B Nazanin"/>
          <w:sz w:val="28"/>
          <w:szCs w:val="28"/>
          <w:lang w:bidi="fa-IR"/>
        </w:rPr>
        <w:t>jalr</w:t>
      </w:r>
      <w:proofErr w:type="spellEnd"/>
      <w:r w:rsidRPr="00D54BA4">
        <w:rPr>
          <w:rFonts w:cs="B Nazanin" w:hint="cs"/>
          <w:sz w:val="28"/>
          <w:szCs w:val="28"/>
          <w:rtl/>
          <w:lang w:bidi="fa-IR"/>
        </w:rPr>
        <w:t xml:space="preserve"> کافی است </w:t>
      </w:r>
      <w:proofErr w:type="spellStart"/>
      <w:r w:rsidRPr="00D54BA4">
        <w:rPr>
          <w:rFonts w:cs="B Nazanin"/>
          <w:sz w:val="28"/>
          <w:szCs w:val="28"/>
          <w:lang w:bidi="fa-IR"/>
        </w:rPr>
        <w:t>datapath</w:t>
      </w:r>
      <w:proofErr w:type="spellEnd"/>
      <w:r w:rsidRPr="00D54BA4">
        <w:rPr>
          <w:rFonts w:cs="B Nazanin" w:hint="cs"/>
          <w:sz w:val="28"/>
          <w:szCs w:val="28"/>
          <w:rtl/>
          <w:lang w:bidi="fa-IR"/>
        </w:rPr>
        <w:t xml:space="preserve"> و</w:t>
      </w:r>
      <w:r w:rsidRPr="00D54BA4">
        <w:rPr>
          <w:rFonts w:cs="B Nazanin"/>
          <w:sz w:val="28"/>
          <w:szCs w:val="28"/>
          <w:lang w:bidi="fa-IR"/>
        </w:rPr>
        <w:t>controller</w:t>
      </w:r>
      <w:r w:rsidRPr="00D54BA4">
        <w:rPr>
          <w:rFonts w:cs="B Nazanin" w:hint="cs"/>
          <w:sz w:val="28"/>
          <w:szCs w:val="28"/>
          <w:rtl/>
          <w:lang w:bidi="fa-IR"/>
        </w:rPr>
        <w:t xml:space="preserve"> رو مانند شکل سوال یک تغییر داد.</w:t>
      </w:r>
    </w:p>
    <w:p w14:paraId="6FBF3DFA" w14:textId="77777777" w:rsidR="00C774CE" w:rsidRPr="00D54BA4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54BA4">
        <w:rPr>
          <w:rFonts w:cs="B Nazanin" w:hint="cs"/>
          <w:sz w:val="28"/>
          <w:szCs w:val="28"/>
          <w:rtl/>
          <w:lang w:bidi="fa-IR"/>
        </w:rPr>
        <w:t xml:space="preserve">کد هایی که در منبع هریس برای مدل </w:t>
      </w:r>
      <w:r w:rsidRPr="00D54BA4">
        <w:rPr>
          <w:rFonts w:cs="B Nazanin"/>
          <w:sz w:val="28"/>
          <w:szCs w:val="28"/>
          <w:lang w:bidi="fa-IR"/>
        </w:rPr>
        <w:t>HDL</w:t>
      </w:r>
      <w:r w:rsidRPr="00D54BA4">
        <w:rPr>
          <w:rFonts w:cs="B Nazanin" w:hint="cs"/>
          <w:sz w:val="28"/>
          <w:szCs w:val="28"/>
          <w:rtl/>
          <w:lang w:bidi="fa-IR"/>
        </w:rPr>
        <w:t xml:space="preserve"> پردازنده </w:t>
      </w:r>
      <w:r w:rsidRPr="00D54BA4">
        <w:rPr>
          <w:rFonts w:cs="B Nazanin"/>
          <w:sz w:val="28"/>
          <w:szCs w:val="28"/>
          <w:lang w:bidi="fa-IR"/>
        </w:rPr>
        <w:t>single cycle</w:t>
      </w:r>
      <w:r w:rsidRPr="00D54BA4">
        <w:rPr>
          <w:rFonts w:cs="B Nazanin" w:hint="cs"/>
          <w:sz w:val="28"/>
          <w:szCs w:val="28"/>
          <w:rtl/>
          <w:lang w:bidi="fa-IR"/>
        </w:rPr>
        <w:t xml:space="preserve"> بود رو کپی کرده و تغییرات لازم رو اعمال میکنیم.</w:t>
      </w:r>
    </w:p>
    <w:p w14:paraId="16B9A126" w14:textId="77777777" w:rsidR="00C774CE" w:rsidRPr="00D54BA4" w:rsidRDefault="00C774CE" w:rsidP="00C774CE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r w:rsidRPr="00D54BA4">
        <w:rPr>
          <w:rFonts w:cs="B Nazanin"/>
          <w:b/>
          <w:bCs/>
          <w:sz w:val="32"/>
          <w:szCs w:val="32"/>
          <w:lang w:bidi="fa-IR"/>
        </w:rPr>
        <w:t>top</w:t>
      </w:r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6A67F60F" w14:textId="77777777" w:rsidR="00C774CE" w:rsidRDefault="00C774CE" w:rsidP="00C774CE">
      <w:pPr>
        <w:bidi/>
        <w:ind w:left="720" w:hanging="720"/>
        <w:rPr>
          <w:rFonts w:cs="B Nazanin"/>
          <w:sz w:val="32"/>
          <w:szCs w:val="32"/>
          <w:rtl/>
          <w:lang w:bidi="fa-IR"/>
        </w:rPr>
      </w:pPr>
      <w:r w:rsidRPr="00D54BA4">
        <w:rPr>
          <w:rFonts w:cs="B Nazanin"/>
          <w:noProof/>
          <w:sz w:val="32"/>
          <w:szCs w:val="32"/>
          <w:rtl/>
        </w:rPr>
        <w:drawing>
          <wp:inline distT="0" distB="0" distL="0" distR="0" wp14:anchorId="25A7A384" wp14:editId="2B38D4BF">
            <wp:extent cx="5792008" cy="2305372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2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93B0" w14:textId="77777777" w:rsidR="00C774CE" w:rsidRPr="00D54BA4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54BA4">
        <w:rPr>
          <w:rFonts w:cs="B Nazanin" w:hint="cs"/>
          <w:sz w:val="28"/>
          <w:szCs w:val="28"/>
          <w:rtl/>
          <w:lang w:bidi="fa-IR"/>
        </w:rPr>
        <w:t>بدون تغییر باقی میماند.</w:t>
      </w:r>
    </w:p>
    <w:p w14:paraId="07C9928B" w14:textId="77777777" w:rsidR="00C774CE" w:rsidRPr="00D54BA4" w:rsidRDefault="00C774CE" w:rsidP="00C774CE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D54BA4">
        <w:rPr>
          <w:rFonts w:cs="B Nazanin"/>
          <w:b/>
          <w:bCs/>
          <w:sz w:val="32"/>
          <w:szCs w:val="32"/>
          <w:lang w:bidi="fa-IR"/>
        </w:rPr>
        <w:t>riscvsingle</w:t>
      </w:r>
      <w:proofErr w:type="spellEnd"/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5B079C89" w14:textId="77777777" w:rsidR="00C774CE" w:rsidRDefault="00C774CE" w:rsidP="00C774CE">
      <w:pPr>
        <w:bidi/>
        <w:ind w:left="720" w:hanging="720"/>
        <w:rPr>
          <w:rFonts w:cs="B Nazanin"/>
          <w:sz w:val="32"/>
          <w:szCs w:val="32"/>
          <w:rtl/>
          <w:lang w:bidi="fa-IR"/>
        </w:rPr>
      </w:pPr>
      <w:r w:rsidRPr="00D54BA4">
        <w:rPr>
          <w:rFonts w:cs="B Nazanin"/>
          <w:noProof/>
          <w:sz w:val="32"/>
          <w:szCs w:val="32"/>
          <w:rtl/>
        </w:rPr>
        <w:lastRenderedPageBreak/>
        <w:drawing>
          <wp:inline distT="0" distB="0" distL="0" distR="0" wp14:anchorId="3E467C67" wp14:editId="311F4D2A">
            <wp:extent cx="5943600" cy="46932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81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1CE5" w14:textId="77777777" w:rsidR="00C774CE" w:rsidRPr="00D54BA4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54BA4">
        <w:rPr>
          <w:rFonts w:cs="B Nazanin" w:hint="cs"/>
          <w:sz w:val="28"/>
          <w:szCs w:val="28"/>
          <w:rtl/>
          <w:lang w:bidi="fa-IR"/>
        </w:rPr>
        <w:t xml:space="preserve">سیگنال </w:t>
      </w:r>
      <w:proofErr w:type="spellStart"/>
      <w:r w:rsidRPr="00D54BA4">
        <w:rPr>
          <w:rFonts w:cs="B Nazanin"/>
          <w:sz w:val="28"/>
          <w:szCs w:val="28"/>
          <w:lang w:bidi="fa-IR"/>
        </w:rPr>
        <w:t>TargetCtrl</w:t>
      </w:r>
      <w:proofErr w:type="spellEnd"/>
      <w:r w:rsidRPr="00D54BA4">
        <w:rPr>
          <w:rFonts w:cs="B Nazanin" w:hint="cs"/>
          <w:sz w:val="28"/>
          <w:szCs w:val="28"/>
          <w:rtl/>
          <w:lang w:bidi="fa-IR"/>
        </w:rPr>
        <w:t xml:space="preserve"> که در سوال یک به عنوان سلکت مالتیپلکسر اضافه شده بود را به کد نیز اضافه میکنیم.</w:t>
      </w:r>
    </w:p>
    <w:p w14:paraId="681A50F6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D54BA4">
        <w:rPr>
          <w:rFonts w:cs="B Nazanin"/>
          <w:b/>
          <w:bCs/>
          <w:sz w:val="32"/>
          <w:szCs w:val="32"/>
          <w:lang w:bidi="fa-IR"/>
        </w:rPr>
        <w:t>imem</w:t>
      </w:r>
      <w:proofErr w:type="spellEnd"/>
      <w:r w:rsidRPr="00D54BA4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54A0CA0D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54BA4">
        <w:rPr>
          <w:rFonts w:cs="B Nazanin"/>
          <w:noProof/>
          <w:sz w:val="28"/>
          <w:szCs w:val="28"/>
          <w:rtl/>
        </w:rPr>
        <w:drawing>
          <wp:inline distT="0" distB="0" distL="0" distR="0" wp14:anchorId="18E0249E" wp14:editId="69E98B80">
            <wp:extent cx="5943600" cy="170307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10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4903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آدرس فایل تکست ماشین کد دستورالعمل هارا در </w:t>
      </w:r>
      <w:proofErr w:type="spellStart"/>
      <w:r>
        <w:rPr>
          <w:rFonts w:cs="B Nazanin"/>
          <w:sz w:val="28"/>
          <w:szCs w:val="28"/>
          <w:lang w:bidi="fa-IR"/>
        </w:rPr>
        <w:t>readmemh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قرار میدهیم.</w:t>
      </w:r>
    </w:p>
    <w:p w14:paraId="0321CE56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2"/>
          <w:szCs w:val="32"/>
          <w:lang w:bidi="fa-IR"/>
        </w:rPr>
      </w:pPr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 xml:space="preserve">ماژول </w:t>
      </w:r>
      <w:proofErr w:type="spellStart"/>
      <w:r w:rsidRPr="000610FE">
        <w:rPr>
          <w:rFonts w:cs="B Nazanin"/>
          <w:b/>
          <w:bCs/>
          <w:sz w:val="32"/>
          <w:szCs w:val="32"/>
          <w:lang w:bidi="fa-IR"/>
        </w:rPr>
        <w:t>dmem</w:t>
      </w:r>
      <w:proofErr w:type="spellEnd"/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t>:</w:t>
      </w:r>
      <w:r w:rsidRPr="000610FE">
        <w:rPr>
          <w:rFonts w:cs="B Nazanin"/>
          <w:b/>
          <w:bCs/>
          <w:sz w:val="32"/>
          <w:szCs w:val="32"/>
          <w:lang w:bidi="fa-IR"/>
        </w:rPr>
        <w:t xml:space="preserve"> </w:t>
      </w:r>
    </w:p>
    <w:p w14:paraId="42F56F57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2"/>
          <w:szCs w:val="32"/>
          <w:lang w:bidi="fa-IR"/>
        </w:rPr>
      </w:pPr>
      <w:r w:rsidRPr="000610FE">
        <w:rPr>
          <w:rFonts w:cs="B Nazanin"/>
          <w:b/>
          <w:bCs/>
          <w:noProof/>
          <w:sz w:val="32"/>
          <w:szCs w:val="32"/>
          <w:rtl/>
        </w:rPr>
        <w:drawing>
          <wp:inline distT="0" distB="0" distL="0" distR="0" wp14:anchorId="3F999FFE" wp14:editId="039B9BBC">
            <wp:extent cx="3753374" cy="2514951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1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3BFD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بدون تغییر.</w:t>
      </w:r>
    </w:p>
    <w:p w14:paraId="62B35284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r w:rsidRPr="000610FE">
        <w:rPr>
          <w:rFonts w:cs="B Nazanin"/>
          <w:b/>
          <w:bCs/>
          <w:sz w:val="32"/>
          <w:szCs w:val="32"/>
          <w:lang w:bidi="fa-IR"/>
        </w:rPr>
        <w:t>controller</w:t>
      </w:r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14718A97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0610FE">
        <w:rPr>
          <w:rFonts w:cs="B Nazanin"/>
          <w:noProof/>
          <w:sz w:val="28"/>
          <w:szCs w:val="28"/>
          <w:rtl/>
        </w:rPr>
        <w:drawing>
          <wp:inline distT="0" distB="0" distL="0" distR="0" wp14:anchorId="03B22137" wp14:editId="63B0EB02">
            <wp:extent cx="5943600" cy="3613150"/>
            <wp:effectExtent l="0" t="0" r="0" b="635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082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8743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سیگنال </w:t>
      </w:r>
      <w:proofErr w:type="spellStart"/>
      <w:r>
        <w:rPr>
          <w:rFonts w:cs="B Nazanin"/>
          <w:sz w:val="28"/>
          <w:szCs w:val="28"/>
          <w:lang w:bidi="fa-IR"/>
        </w:rPr>
        <w:t>TargetCtrl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به </w:t>
      </w:r>
      <w:r>
        <w:rPr>
          <w:rFonts w:cs="B Nazanin"/>
          <w:sz w:val="28"/>
          <w:szCs w:val="28"/>
          <w:lang w:bidi="fa-IR"/>
        </w:rPr>
        <w:t>main decoder</w:t>
      </w:r>
      <w:r>
        <w:rPr>
          <w:rFonts w:cs="B Nazanin" w:hint="cs"/>
          <w:sz w:val="28"/>
          <w:szCs w:val="28"/>
          <w:rtl/>
          <w:lang w:bidi="fa-IR"/>
        </w:rPr>
        <w:t xml:space="preserve"> میدهیم.</w:t>
      </w:r>
    </w:p>
    <w:p w14:paraId="0DF80F54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0610FE">
        <w:rPr>
          <w:rFonts w:cs="B Nazanin"/>
          <w:b/>
          <w:bCs/>
          <w:sz w:val="32"/>
          <w:szCs w:val="32"/>
          <w:lang w:bidi="fa-IR"/>
        </w:rPr>
        <w:t>datapath</w:t>
      </w:r>
      <w:proofErr w:type="spellEnd"/>
      <w:r w:rsidRPr="000610FE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0070B1E8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0610FE">
        <w:rPr>
          <w:rFonts w:cs="B Nazanin"/>
          <w:b/>
          <w:bCs/>
          <w:noProof/>
          <w:sz w:val="32"/>
          <w:szCs w:val="32"/>
          <w:rtl/>
        </w:rPr>
        <w:lastRenderedPageBreak/>
        <w:drawing>
          <wp:inline distT="0" distB="0" distL="0" distR="0" wp14:anchorId="15349621" wp14:editId="1D7020C5">
            <wp:extent cx="5081093" cy="7039867"/>
            <wp:effectExtent l="0" t="0" r="5715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552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854" cy="70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C115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باس </w:t>
      </w:r>
      <w:proofErr w:type="spellStart"/>
      <w:r>
        <w:rPr>
          <w:rFonts w:cs="B Nazanin"/>
          <w:sz w:val="28"/>
          <w:szCs w:val="28"/>
          <w:lang w:bidi="fa-IR"/>
        </w:rPr>
        <w:t>TargetWire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بعد از مالتیپلکسر قرار دارد و وارد </w:t>
      </w:r>
      <w:r>
        <w:rPr>
          <w:rFonts w:cs="B Nazanin"/>
          <w:sz w:val="28"/>
          <w:szCs w:val="28"/>
          <w:lang w:bidi="fa-IR"/>
        </w:rPr>
        <w:t>adder pc target</w:t>
      </w:r>
      <w:r>
        <w:rPr>
          <w:rFonts w:cs="B Nazanin" w:hint="cs"/>
          <w:sz w:val="28"/>
          <w:szCs w:val="28"/>
          <w:rtl/>
          <w:lang w:bidi="fa-IR"/>
        </w:rPr>
        <w:t xml:space="preserve"> میشود</w:t>
      </w:r>
    </w:p>
    <w:p w14:paraId="20AD3E7D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تغییر اصلی در دیتاپث اینجا اعمال شده که بین </w:t>
      </w:r>
      <w:r>
        <w:rPr>
          <w:rFonts w:cs="B Nazanin"/>
          <w:sz w:val="28"/>
          <w:szCs w:val="28"/>
          <w:lang w:bidi="fa-IR"/>
        </w:rPr>
        <w:t xml:space="preserve">PC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cs="B Nazanin"/>
          <w:sz w:val="28"/>
          <w:szCs w:val="28"/>
          <w:lang w:bidi="fa-IR"/>
        </w:rPr>
        <w:t>SrcA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یک مقدار برای جمع شدن با آفست انتخاب میشود که </w:t>
      </w:r>
      <w:proofErr w:type="spellStart"/>
      <w:r>
        <w:rPr>
          <w:rFonts w:cs="B Nazanin"/>
          <w:sz w:val="28"/>
          <w:szCs w:val="28"/>
          <w:lang w:bidi="fa-IR"/>
        </w:rPr>
        <w:t>SrcA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برای دستور</w:t>
      </w:r>
      <w:proofErr w:type="spellStart"/>
      <w:r>
        <w:rPr>
          <w:rFonts w:cs="B Nazanin"/>
          <w:sz w:val="28"/>
          <w:szCs w:val="28"/>
          <w:lang w:bidi="fa-IR"/>
        </w:rPr>
        <w:t>jalr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هست.</w:t>
      </w:r>
    </w:p>
    <w:p w14:paraId="31430A2B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0F4989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0F4989">
        <w:rPr>
          <w:rFonts w:cs="B Nazanin"/>
          <w:b/>
          <w:bCs/>
          <w:sz w:val="32"/>
          <w:szCs w:val="32"/>
          <w:lang w:bidi="fa-IR"/>
        </w:rPr>
        <w:t>maindecoder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73E9D568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0F4989">
        <w:rPr>
          <w:rFonts w:cs="B Nazanin"/>
          <w:noProof/>
          <w:sz w:val="28"/>
          <w:szCs w:val="28"/>
          <w:rtl/>
        </w:rPr>
        <w:drawing>
          <wp:inline distT="0" distB="0" distL="0" distR="0" wp14:anchorId="71A5E28E" wp14:editId="03F15C3F">
            <wp:extent cx="5943600" cy="3978275"/>
            <wp:effectExtent l="0" t="0" r="0" b="317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393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E30D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سیگنال </w:t>
      </w:r>
      <w:proofErr w:type="spellStart"/>
      <w:r>
        <w:rPr>
          <w:rFonts w:cs="B Nazanin"/>
          <w:sz w:val="28"/>
          <w:szCs w:val="28"/>
          <w:lang w:bidi="fa-IR"/>
        </w:rPr>
        <w:t>TargetCtrl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به </w:t>
      </w:r>
      <w:r>
        <w:rPr>
          <w:rFonts w:cs="B Nazanin"/>
          <w:sz w:val="28"/>
          <w:szCs w:val="28"/>
          <w:lang w:bidi="fa-IR"/>
        </w:rPr>
        <w:t>controls</w:t>
      </w:r>
      <w:r>
        <w:rPr>
          <w:rFonts w:cs="B Nazanin" w:hint="cs"/>
          <w:sz w:val="28"/>
          <w:szCs w:val="28"/>
          <w:rtl/>
          <w:lang w:bidi="fa-IR"/>
        </w:rPr>
        <w:t xml:space="preserve"> کانکت میکنیم و که در این صورت سیگنال </w:t>
      </w:r>
      <w:r>
        <w:rPr>
          <w:rFonts w:cs="B Nazanin"/>
          <w:sz w:val="28"/>
          <w:szCs w:val="28"/>
          <w:lang w:bidi="fa-IR"/>
        </w:rPr>
        <w:t>controls</w:t>
      </w:r>
      <w:r>
        <w:rPr>
          <w:rFonts w:cs="B Nazanin" w:hint="cs"/>
          <w:sz w:val="28"/>
          <w:szCs w:val="28"/>
          <w:rtl/>
          <w:lang w:bidi="fa-IR"/>
        </w:rPr>
        <w:t xml:space="preserve"> دوازده بیتی خواهد شد و بیت آخر مربوط به </w:t>
      </w:r>
      <w:proofErr w:type="spellStart"/>
      <w:r>
        <w:rPr>
          <w:rFonts w:cs="B Nazanin"/>
          <w:sz w:val="28"/>
          <w:szCs w:val="28"/>
          <w:lang w:bidi="fa-IR"/>
        </w:rPr>
        <w:t>TargetCtrl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خواهد بود.</w:t>
      </w:r>
    </w:p>
    <w:p w14:paraId="3F8F55B2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جدول درستی در سوال یک آورده شده است.</w:t>
      </w:r>
    </w:p>
    <w:p w14:paraId="78D75DC2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0F4989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0F4989">
        <w:rPr>
          <w:rFonts w:cs="B Nazanin"/>
          <w:b/>
          <w:bCs/>
          <w:sz w:val="32"/>
          <w:szCs w:val="32"/>
          <w:lang w:bidi="fa-IR"/>
        </w:rPr>
        <w:t>aludec</w:t>
      </w:r>
      <w:proofErr w:type="spellEnd"/>
      <w:r w:rsidRPr="000F4989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7934E258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2"/>
          <w:szCs w:val="32"/>
          <w:rtl/>
          <w:lang w:bidi="fa-IR"/>
        </w:rPr>
      </w:pPr>
      <w:r w:rsidRPr="000F4989">
        <w:rPr>
          <w:rFonts w:cs="B Nazanin"/>
          <w:b/>
          <w:bCs/>
          <w:noProof/>
          <w:sz w:val="32"/>
          <w:szCs w:val="32"/>
          <w:rtl/>
        </w:rPr>
        <w:lastRenderedPageBreak/>
        <w:drawing>
          <wp:inline distT="0" distB="0" distL="0" distR="0" wp14:anchorId="5D6C9DB3" wp14:editId="2AEABA70">
            <wp:extent cx="5943600" cy="45148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55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485F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بدون تغییر.</w:t>
      </w:r>
    </w:p>
    <w:p w14:paraId="29D14ED6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C81089">
        <w:rPr>
          <w:rFonts w:cs="B Nazanin"/>
          <w:b/>
          <w:bCs/>
          <w:sz w:val="32"/>
          <w:szCs w:val="32"/>
          <w:lang w:bidi="fa-IR"/>
        </w:rPr>
        <w:t>flopr</w:t>
      </w:r>
      <w:proofErr w:type="spellEnd"/>
      <w:r w:rsidRPr="00C81089"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و </w:t>
      </w:r>
      <w:proofErr w:type="spellStart"/>
      <w:r w:rsidRPr="00C81089">
        <w:rPr>
          <w:rFonts w:cs="B Nazanin"/>
          <w:b/>
          <w:bCs/>
          <w:sz w:val="32"/>
          <w:szCs w:val="32"/>
          <w:lang w:bidi="fa-IR"/>
        </w:rPr>
        <w:t>flopenr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>:</w:t>
      </w:r>
    </w:p>
    <w:p w14:paraId="5DCA37FD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lang w:bidi="fa-IR"/>
        </w:rPr>
      </w:pPr>
      <w:r w:rsidRPr="00C81089">
        <w:rPr>
          <w:rFonts w:cs="B Nazanin"/>
          <w:noProof/>
          <w:sz w:val="28"/>
          <w:szCs w:val="28"/>
          <w:rtl/>
        </w:rPr>
        <w:drawing>
          <wp:inline distT="0" distB="0" distL="0" distR="0" wp14:anchorId="09FF2F6F" wp14:editId="1DCB7983">
            <wp:extent cx="4525006" cy="2343477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6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D35B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lang w:bidi="fa-IR"/>
        </w:rPr>
      </w:pPr>
    </w:p>
    <w:p w14:paraId="000319DD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lang w:bidi="fa-IR"/>
        </w:rPr>
      </w:pPr>
      <w:r w:rsidRPr="00C81089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2201554F" wp14:editId="28326C73">
            <wp:extent cx="4582164" cy="1829055"/>
            <wp:effectExtent l="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06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D18F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هر دو بدون تغییر.</w:t>
      </w:r>
    </w:p>
    <w:p w14:paraId="378B1D1D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های </w:t>
      </w:r>
      <w:r w:rsidRPr="00C81089">
        <w:rPr>
          <w:rFonts w:cs="B Nazanin"/>
          <w:b/>
          <w:bCs/>
          <w:sz w:val="32"/>
          <w:szCs w:val="32"/>
          <w:lang w:bidi="fa-IR"/>
        </w:rPr>
        <w:t>mux2, mux3</w:t>
      </w:r>
      <w:r w:rsidRPr="00C81089"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6EE8B1BE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/>
          <w:noProof/>
          <w:sz w:val="28"/>
          <w:szCs w:val="28"/>
          <w:rtl/>
        </w:rPr>
        <w:drawing>
          <wp:inline distT="0" distB="0" distL="0" distR="0" wp14:anchorId="31774CD2" wp14:editId="48CAF459">
            <wp:extent cx="4877481" cy="1876687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097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C433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/>
          <w:noProof/>
          <w:sz w:val="28"/>
          <w:szCs w:val="28"/>
          <w:rtl/>
        </w:rPr>
        <w:drawing>
          <wp:inline distT="0" distB="0" distL="0" distR="0" wp14:anchorId="2D0CCEED" wp14:editId="5F6B36B5">
            <wp:extent cx="5430008" cy="1876687"/>
            <wp:effectExtent l="0" t="0" r="0" b="952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D43D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بدون تغییر.</w:t>
      </w:r>
    </w:p>
    <w:p w14:paraId="1290D771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r w:rsidRPr="00C81089">
        <w:rPr>
          <w:rFonts w:cs="B Nazanin"/>
          <w:b/>
          <w:bCs/>
          <w:sz w:val="32"/>
          <w:szCs w:val="32"/>
          <w:lang w:bidi="fa-IR"/>
        </w:rPr>
        <w:t>extend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59A5D521" w14:textId="77777777" w:rsidR="00C774CE" w:rsidRPr="00C81089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بدون تغییر</w:t>
      </w:r>
    </w:p>
    <w:p w14:paraId="49EE2CFA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C81089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2F1EAB13" wp14:editId="4695D244">
            <wp:extent cx="5943600" cy="4299585"/>
            <wp:effectExtent l="0" t="0" r="0" b="571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342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526E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r w:rsidRPr="00DC1FB7">
        <w:rPr>
          <w:rFonts w:cs="B Nazanin"/>
          <w:b/>
          <w:bCs/>
          <w:sz w:val="32"/>
          <w:szCs w:val="32"/>
          <w:lang w:bidi="fa-IR"/>
        </w:rPr>
        <w:t>adder</w:t>
      </w:r>
      <w:r w:rsidRPr="00DC1FB7">
        <w:rPr>
          <w:rFonts w:cs="B Nazanin" w:hint="cs"/>
          <w:b/>
          <w:bCs/>
          <w:sz w:val="32"/>
          <w:szCs w:val="32"/>
          <w:rtl/>
          <w:lang w:bidi="fa-IR"/>
        </w:rPr>
        <w:t xml:space="preserve"> :</w:t>
      </w:r>
    </w:p>
    <w:p w14:paraId="2BA7171C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/>
          <w:noProof/>
          <w:sz w:val="28"/>
          <w:szCs w:val="28"/>
          <w:rtl/>
        </w:rPr>
        <w:drawing>
          <wp:inline distT="0" distB="0" distL="0" distR="0" wp14:anchorId="7CB056C9" wp14:editId="13FE664B">
            <wp:extent cx="3591426" cy="1228896"/>
            <wp:effectExtent l="0" t="0" r="9525" b="952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500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5C25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بدون تغییر.</w:t>
      </w:r>
    </w:p>
    <w:p w14:paraId="4191E284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 w:hint="cs"/>
          <w:b/>
          <w:bCs/>
          <w:sz w:val="32"/>
          <w:szCs w:val="32"/>
          <w:rtl/>
          <w:lang w:bidi="fa-IR"/>
        </w:rPr>
        <w:t xml:space="preserve">ماژول </w:t>
      </w:r>
      <w:proofErr w:type="spellStart"/>
      <w:r w:rsidRPr="00DC1FB7">
        <w:rPr>
          <w:rFonts w:cs="B Nazanin"/>
          <w:b/>
          <w:bCs/>
          <w:sz w:val="32"/>
          <w:szCs w:val="32"/>
          <w:lang w:bidi="fa-IR"/>
        </w:rPr>
        <w:t>regfile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14ABAB16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21A6F5BC" wp14:editId="1D2DE067">
            <wp:extent cx="5915851" cy="3972479"/>
            <wp:effectExtent l="0" t="0" r="8890" b="952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42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2943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ورودی های </w:t>
      </w:r>
      <w:r>
        <w:rPr>
          <w:rFonts w:cs="B Nazanin"/>
          <w:sz w:val="28"/>
          <w:szCs w:val="28"/>
          <w:lang w:bidi="fa-IR"/>
        </w:rPr>
        <w:t>a1.a2,a3</w:t>
      </w:r>
      <w:r>
        <w:rPr>
          <w:rFonts w:cs="B Nazanin" w:hint="cs"/>
          <w:sz w:val="28"/>
          <w:szCs w:val="28"/>
          <w:rtl/>
          <w:lang w:bidi="fa-IR"/>
        </w:rPr>
        <w:t xml:space="preserve"> باید 5 بیتی باشند که در کد کتاب 6 بیتی بودند.</w:t>
      </w:r>
    </w:p>
    <w:p w14:paraId="5E6EA0A4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ماژول </w:t>
      </w:r>
      <w:proofErr w:type="spellStart"/>
      <w:r>
        <w:rPr>
          <w:rFonts w:cs="B Nazanin"/>
          <w:sz w:val="28"/>
          <w:szCs w:val="28"/>
          <w:lang w:bidi="fa-IR"/>
        </w:rPr>
        <w:t>alu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5515A159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04067E41" wp14:editId="082624E3">
            <wp:extent cx="4677428" cy="4848902"/>
            <wp:effectExtent l="0" t="0" r="8890" b="889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13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B125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5 دستور مورد نیاز پردازنده که در جدول کتاب هم آمده است را پیاده سازی میکنیم.</w:t>
      </w:r>
    </w:p>
    <w:p w14:paraId="3C279BCD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 w:rsidRPr="00DC1FB7">
        <w:rPr>
          <w:rFonts w:cs="B Nazanin" w:hint="cs"/>
          <w:b/>
          <w:bCs/>
          <w:sz w:val="36"/>
          <w:szCs w:val="36"/>
          <w:rtl/>
          <w:lang w:bidi="fa-IR"/>
        </w:rPr>
        <w:t>تست بنچ:</w:t>
      </w:r>
    </w:p>
    <w:p w14:paraId="5690ECA0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تست فایل </w:t>
      </w:r>
      <w:r>
        <w:rPr>
          <w:rFonts w:cs="B Nazanin"/>
          <w:sz w:val="28"/>
          <w:szCs w:val="28"/>
          <w:lang w:bidi="fa-IR"/>
        </w:rPr>
        <w:t>riscvtest.txt</w:t>
      </w:r>
      <w:r>
        <w:rPr>
          <w:rFonts w:cs="B Nazanin" w:hint="cs"/>
          <w:sz w:val="28"/>
          <w:szCs w:val="28"/>
          <w:rtl/>
          <w:lang w:bidi="fa-IR"/>
        </w:rPr>
        <w:t xml:space="preserve"> که حاوی ماشین کد کد اسمبلی مورد نظر ما میباشد را خوانده و اگر پس از اتمام خواندن در خانه 100 مموری مقدار 25 رایت شده باشد موفقیت آمیز خواهد بود.</w:t>
      </w:r>
    </w:p>
    <w:p w14:paraId="10D29836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 w:rsidRPr="00DC1FB7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3A61BE74" wp14:editId="52D44580">
            <wp:extent cx="5943600" cy="6720205"/>
            <wp:effectExtent l="0" t="0" r="0" b="444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998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FA2C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تغییری نسبت به کد کتاب نداشته است .</w:t>
      </w:r>
    </w:p>
    <w:p w14:paraId="1DFB70C8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</w:p>
    <w:p w14:paraId="522279CE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</w:p>
    <w:p w14:paraId="0FA7A2D0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 w:rsidRPr="00DC1FB7">
        <w:rPr>
          <w:rFonts w:cs="B Nazanin" w:hint="cs"/>
          <w:b/>
          <w:bCs/>
          <w:sz w:val="36"/>
          <w:szCs w:val="36"/>
          <w:rtl/>
          <w:lang w:bidi="fa-IR"/>
        </w:rPr>
        <w:t>کد اسمبلی:</w:t>
      </w:r>
    </w:p>
    <w:p w14:paraId="2D1DCA46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 w:rsidRPr="00686CC0">
        <w:rPr>
          <w:rFonts w:cs="B Nazanin"/>
          <w:b/>
          <w:bCs/>
          <w:noProof/>
          <w:sz w:val="36"/>
          <w:szCs w:val="36"/>
          <w:rtl/>
        </w:rPr>
        <w:lastRenderedPageBreak/>
        <w:drawing>
          <wp:inline distT="0" distB="0" distL="0" distR="0" wp14:anchorId="347B25C7" wp14:editId="73651ACE">
            <wp:extent cx="5943600" cy="3490595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438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A88F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اینجا در خط 9 م برنامه با استفاده از دستور </w:t>
      </w:r>
      <w:proofErr w:type="spellStart"/>
      <w:r>
        <w:rPr>
          <w:rFonts w:cs="B Nazanin"/>
          <w:sz w:val="28"/>
          <w:szCs w:val="28"/>
          <w:lang w:bidi="fa-IR"/>
        </w:rPr>
        <w:t>jalr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مقدار رجیستر </w:t>
      </w:r>
      <w:r>
        <w:rPr>
          <w:rFonts w:cs="B Nazanin"/>
          <w:sz w:val="28"/>
          <w:szCs w:val="28"/>
          <w:lang w:bidi="fa-IR"/>
        </w:rPr>
        <w:t>x3</w:t>
      </w:r>
      <w:r>
        <w:rPr>
          <w:rFonts w:cs="B Nazanin" w:hint="cs"/>
          <w:sz w:val="28"/>
          <w:szCs w:val="28"/>
          <w:rtl/>
          <w:lang w:bidi="fa-IR"/>
        </w:rPr>
        <w:t xml:space="preserve"> که 12 میباشد را با 28 جمع کرده تا به </w:t>
      </w:r>
      <w:r>
        <w:rPr>
          <w:rFonts w:cs="B Nazanin"/>
          <w:sz w:val="28"/>
          <w:szCs w:val="28"/>
          <w:lang w:bidi="fa-IR"/>
        </w:rPr>
        <w:t>PC</w:t>
      </w:r>
      <w:r>
        <w:rPr>
          <w:rFonts w:cs="B Nazanin" w:hint="cs"/>
          <w:sz w:val="28"/>
          <w:szCs w:val="28"/>
          <w:rtl/>
          <w:lang w:bidi="fa-IR"/>
        </w:rPr>
        <w:t xml:space="preserve"> به مقدار 40 برسد که آدرس شروع لیبل </w:t>
      </w:r>
      <w:r>
        <w:rPr>
          <w:rFonts w:cs="B Nazanin"/>
          <w:sz w:val="28"/>
          <w:szCs w:val="28"/>
          <w:lang w:bidi="fa-IR"/>
        </w:rPr>
        <w:t>around</w:t>
      </w:r>
      <w:r>
        <w:rPr>
          <w:rFonts w:cs="B Nazanin" w:hint="cs"/>
          <w:sz w:val="28"/>
          <w:szCs w:val="28"/>
          <w:rtl/>
          <w:lang w:bidi="fa-IR"/>
        </w:rPr>
        <w:t xml:space="preserve"> است و ازین به بعد تا خط 21 مشابه کد کتاب است و پس از رایت کردن مقدار 25 در خانه 100 مموری با استفاده از دستور </w:t>
      </w:r>
      <w:proofErr w:type="spellStart"/>
      <w:r>
        <w:rPr>
          <w:rFonts w:cs="B Nazanin"/>
          <w:sz w:val="28"/>
          <w:szCs w:val="28"/>
          <w:lang w:bidi="fa-IR"/>
        </w:rPr>
        <w:t>jalr</w:t>
      </w:r>
      <w:proofErr w:type="spellEnd"/>
      <w:r>
        <w:rPr>
          <w:rFonts w:cs="B Nazanin"/>
          <w:sz w:val="28"/>
          <w:szCs w:val="28"/>
          <w:lang w:bidi="fa-IR"/>
        </w:rPr>
        <w:t xml:space="preserve"> x0, </w:t>
      </w:r>
      <w:proofErr w:type="spellStart"/>
      <w:r>
        <w:rPr>
          <w:rFonts w:cs="B Nazanin"/>
          <w:sz w:val="28"/>
          <w:szCs w:val="28"/>
          <w:lang w:bidi="fa-IR"/>
        </w:rPr>
        <w:t>ra</w:t>
      </w:r>
      <w:proofErr w:type="spellEnd"/>
      <w:r>
        <w:rPr>
          <w:rFonts w:cs="B Nazanin"/>
          <w:sz w:val="28"/>
          <w:szCs w:val="28"/>
          <w:lang w:bidi="fa-IR"/>
        </w:rPr>
        <w:t>, 0</w:t>
      </w:r>
      <w:r>
        <w:rPr>
          <w:rFonts w:cs="B Nazanin" w:hint="cs"/>
          <w:sz w:val="28"/>
          <w:szCs w:val="28"/>
          <w:rtl/>
          <w:lang w:bidi="fa-IR"/>
        </w:rPr>
        <w:t xml:space="preserve"> به خط 10 پرش کرده و از آنجا به لیبل </w:t>
      </w:r>
      <w:r>
        <w:rPr>
          <w:rFonts w:cs="B Nazanin"/>
          <w:sz w:val="28"/>
          <w:szCs w:val="28"/>
          <w:lang w:bidi="fa-IR"/>
        </w:rPr>
        <w:t>done</w:t>
      </w:r>
      <w:r>
        <w:rPr>
          <w:rFonts w:cs="B Nazanin" w:hint="cs"/>
          <w:sz w:val="28"/>
          <w:szCs w:val="28"/>
          <w:rtl/>
          <w:lang w:bidi="fa-IR"/>
        </w:rPr>
        <w:t xml:space="preserve"> جامپ میکنیم و اگر </w:t>
      </w:r>
      <w:proofErr w:type="spellStart"/>
      <w:r>
        <w:rPr>
          <w:rFonts w:cs="B Nazanin"/>
          <w:sz w:val="28"/>
          <w:szCs w:val="28"/>
          <w:lang w:bidi="fa-IR"/>
        </w:rPr>
        <w:t>jalr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 درستی اجرا نشود به لیبل </w:t>
      </w:r>
      <w:r>
        <w:rPr>
          <w:rFonts w:cs="B Nazanin"/>
          <w:sz w:val="28"/>
          <w:szCs w:val="28"/>
          <w:lang w:bidi="fa-IR"/>
        </w:rPr>
        <w:t xml:space="preserve">loop </w:t>
      </w:r>
      <w:r>
        <w:rPr>
          <w:rFonts w:cs="B Nazanin" w:hint="cs"/>
          <w:sz w:val="28"/>
          <w:szCs w:val="28"/>
          <w:rtl/>
          <w:lang w:bidi="fa-IR"/>
        </w:rPr>
        <w:t>میرسیم که یک حلقه بی نهایت اجرا میشود.</w:t>
      </w:r>
    </w:p>
    <w:p w14:paraId="07805A95" w14:textId="77777777" w:rsidR="00C774CE" w:rsidRPr="00686CC0" w:rsidRDefault="00C774CE" w:rsidP="00C774CE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 w:rsidRPr="00686CC0">
        <w:rPr>
          <w:rFonts w:cs="B Nazanin" w:hint="cs"/>
          <w:b/>
          <w:bCs/>
          <w:sz w:val="36"/>
          <w:szCs w:val="36"/>
          <w:rtl/>
          <w:lang w:bidi="fa-IR"/>
        </w:rPr>
        <w:t>شکل موج در سیمولیشن:</w:t>
      </w:r>
    </w:p>
    <w:p w14:paraId="621FB781" w14:textId="77777777" w:rsidR="00C774CE" w:rsidRPr="00686CC0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75CFC499" w14:textId="77777777" w:rsidR="00C774CE" w:rsidRPr="00DC1FB7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08C25709" wp14:editId="2291B409">
            <wp:extent cx="5029182" cy="1699895"/>
            <wp:effectExtent l="0" t="0" r="635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06333" name="Picture 7358063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535" cy="17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21A3" w14:textId="77777777" w:rsidR="00C774CE" w:rsidRDefault="00C774CE" w:rsidP="00C774CE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 w:rsidRPr="00686CC0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توقف اجرا برنامه و موفقیت آمیز بودن:</w:t>
      </w:r>
    </w:p>
    <w:p w14:paraId="6C352E06" w14:textId="77777777" w:rsidR="00C774CE" w:rsidRPr="00686CC0" w:rsidRDefault="00C774CE" w:rsidP="00C774CE">
      <w:pPr>
        <w:bidi/>
        <w:ind w:left="720" w:hanging="720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noProof/>
          <w:sz w:val="36"/>
          <w:szCs w:val="36"/>
          <w:rtl/>
        </w:rPr>
        <w:drawing>
          <wp:inline distT="0" distB="0" distL="0" distR="0" wp14:anchorId="4AB486D9" wp14:editId="0AA61AE9">
            <wp:extent cx="4694327" cy="4442845"/>
            <wp:effectExtent l="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33902" name="Picture 65633390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84C7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0679B604" w14:textId="77777777" w:rsidR="00C774CE" w:rsidRPr="00DC1FB7" w:rsidRDefault="00C774CE" w:rsidP="00C774CE">
      <w:pPr>
        <w:bidi/>
        <w:ind w:left="720" w:hanging="720"/>
        <w:rPr>
          <w:rFonts w:cs="B Nazanin"/>
          <w:sz w:val="28"/>
          <w:szCs w:val="28"/>
          <w:lang w:bidi="fa-IR"/>
        </w:rPr>
      </w:pPr>
    </w:p>
    <w:p w14:paraId="06486444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223B29A5" w14:textId="77777777" w:rsidR="00C774C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52B96779" w14:textId="77777777" w:rsidR="00C774CE" w:rsidRPr="000610F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2DC36034" w14:textId="77777777" w:rsidR="00C774CE" w:rsidRPr="000610F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3B4E7D2A" w14:textId="77777777" w:rsidR="00C774CE" w:rsidRPr="000610FE" w:rsidRDefault="00C774CE" w:rsidP="00C774CE">
      <w:pPr>
        <w:bidi/>
        <w:ind w:left="720" w:hanging="720"/>
        <w:rPr>
          <w:rFonts w:cs="B Nazanin"/>
          <w:sz w:val="28"/>
          <w:szCs w:val="28"/>
          <w:rtl/>
          <w:lang w:bidi="fa-IR"/>
        </w:rPr>
      </w:pPr>
    </w:p>
    <w:p w14:paraId="4D2478AB" w14:textId="77777777" w:rsidR="00C774CE" w:rsidRDefault="00C774CE" w:rsidP="00C774CE">
      <w:pPr>
        <w:bidi/>
        <w:ind w:left="720" w:hanging="720"/>
        <w:rPr>
          <w:rFonts w:cs="B Nazanin"/>
          <w:sz w:val="32"/>
          <w:szCs w:val="32"/>
          <w:rtl/>
          <w:lang w:bidi="fa-IR"/>
        </w:rPr>
      </w:pPr>
    </w:p>
    <w:p w14:paraId="0B360BBF" w14:textId="77777777" w:rsidR="00C774CE" w:rsidRPr="000610FE" w:rsidRDefault="00C774CE" w:rsidP="00C774CE">
      <w:pPr>
        <w:bidi/>
        <w:ind w:left="720" w:hanging="720"/>
        <w:rPr>
          <w:rFonts w:cs="B Nazanin"/>
          <w:sz w:val="32"/>
          <w:szCs w:val="32"/>
          <w:rtl/>
          <w:lang w:bidi="fa-IR"/>
        </w:rPr>
      </w:pPr>
    </w:p>
    <w:p w14:paraId="336D46C6" w14:textId="77777777" w:rsidR="00C774CE" w:rsidRPr="00312907" w:rsidRDefault="00C774CE" w:rsidP="00C774CE">
      <w:pPr>
        <w:bidi/>
        <w:ind w:left="720" w:hanging="720"/>
        <w:rPr>
          <w:rFonts w:cs="B Nazanin"/>
          <w:sz w:val="32"/>
          <w:szCs w:val="32"/>
          <w:rtl/>
          <w:lang w:bidi="fa-IR"/>
        </w:rPr>
      </w:pPr>
    </w:p>
    <w:p w14:paraId="0240F01A" w14:textId="5194F17F" w:rsidR="00C774CE" w:rsidRDefault="00C774CE" w:rsidP="00C774CE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lang w:bidi="fa-IR"/>
        </w:rPr>
        <w:lastRenderedPageBreak/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سوال سوم: </w:t>
      </w:r>
    </w:p>
    <w:p w14:paraId="5A016E26" w14:textId="03EB9FEB" w:rsidR="00C774CE" w:rsidRDefault="00C774CE" w:rsidP="00C774CE">
      <w:pPr>
        <w:bidi/>
        <w:rPr>
          <w:rFonts w:cs="B Nazanin"/>
          <w:sz w:val="36"/>
          <w:szCs w:val="36"/>
          <w:rtl/>
          <w:lang w:bidi="fa-IR"/>
        </w:rPr>
      </w:pPr>
    </w:p>
    <w:p w14:paraId="0162B45F" w14:textId="70A06E3E" w:rsidR="00C774CE" w:rsidRDefault="00C774CE" w:rsidP="00C774CE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ab/>
      </w:r>
      <w:r>
        <w:rPr>
          <w:rFonts w:cs="B Nazanin" w:hint="cs"/>
          <w:sz w:val="36"/>
          <w:szCs w:val="36"/>
          <w:rtl/>
          <w:lang w:bidi="fa-IR"/>
        </w:rPr>
        <w:t xml:space="preserve">در این سوال از ما تغییرات </w:t>
      </w:r>
      <w:r>
        <w:rPr>
          <w:rFonts w:cs="B Nazanin"/>
          <w:sz w:val="36"/>
          <w:szCs w:val="36"/>
          <w:lang w:bidi="fa-IR"/>
        </w:rPr>
        <w:t xml:space="preserve">T </w:t>
      </w:r>
      <w:r>
        <w:rPr>
          <w:rFonts w:cs="B Nazanin" w:hint="cs"/>
          <w:sz w:val="36"/>
          <w:szCs w:val="36"/>
          <w:rtl/>
          <w:lang w:bidi="fa-IR"/>
        </w:rPr>
        <w:t xml:space="preserve"> با تغییر زمان </w:t>
      </w:r>
      <w:r>
        <w:rPr>
          <w:rFonts w:cs="B Nazanin"/>
          <w:sz w:val="36"/>
          <w:szCs w:val="36"/>
          <w:lang w:bidi="fa-IR"/>
        </w:rPr>
        <w:t xml:space="preserve">T </w:t>
      </w:r>
      <w:proofErr w:type="spellStart"/>
      <w:r>
        <w:rPr>
          <w:rFonts w:cs="B Nazanin"/>
          <w:sz w:val="36"/>
          <w:szCs w:val="36"/>
          <w:lang w:bidi="fa-IR"/>
        </w:rPr>
        <w:t>alu</w:t>
      </w:r>
      <w:proofErr w:type="spellEnd"/>
      <w:r>
        <w:rPr>
          <w:rFonts w:cs="B Nazanin"/>
          <w:sz w:val="36"/>
          <w:szCs w:val="36"/>
          <w:lang w:bidi="fa-IR"/>
        </w:rPr>
        <w:t xml:space="preserve">  </w:t>
      </w:r>
      <w:r>
        <w:rPr>
          <w:rFonts w:cs="B Nazanin" w:hint="cs"/>
          <w:sz w:val="36"/>
          <w:szCs w:val="36"/>
          <w:rtl/>
          <w:lang w:bidi="fa-IR"/>
        </w:rPr>
        <w:t xml:space="preserve"> خواسته شده است.</w:t>
      </w:r>
    </w:p>
    <w:p w14:paraId="55B22261" w14:textId="2DDDC5C5" w:rsidR="00C774CE" w:rsidRDefault="00C774CE" w:rsidP="00C774CE">
      <w:pPr>
        <w:bidi/>
        <w:rPr>
          <w:rFonts w:cs="B Nazanin"/>
          <w:sz w:val="36"/>
          <w:szCs w:val="36"/>
          <w:rtl/>
          <w:lang w:bidi="fa-IR"/>
        </w:rPr>
      </w:pPr>
    </w:p>
    <w:p w14:paraId="2FF8EAF0" w14:textId="77777777" w:rsidR="00C774CE" w:rsidRPr="00312907" w:rsidRDefault="00C774CE" w:rsidP="00C774CE">
      <w:pPr>
        <w:bidi/>
        <w:rPr>
          <w:rFonts w:cs="B Nazanin"/>
          <w:sz w:val="36"/>
          <w:szCs w:val="36"/>
          <w:rtl/>
          <w:lang w:bidi="fa-IR"/>
        </w:rPr>
      </w:pPr>
    </w:p>
    <w:p w14:paraId="652B48E8" w14:textId="3D49E483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  <w:ins w:id="0" w:author="Lenovo" w:date="2023-04-29T23:09:00Z">
        <w:r>
          <w:rPr>
            <w:rFonts w:cs="B Nazanin"/>
            <w:noProof/>
            <w:sz w:val="28"/>
            <w:szCs w:val="28"/>
          </w:rPr>
          <w:drawing>
            <wp:inline distT="0" distB="0" distL="0" distR="0" wp14:anchorId="56D04ED4" wp14:editId="1013AE8E">
              <wp:extent cx="5943600" cy="2469515"/>
              <wp:effectExtent l="0" t="0" r="0" b="698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1.jpg"/>
                      <pic:cNvPicPr/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695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B4B1E86" w14:textId="7BDED7BD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</w:p>
    <w:p w14:paraId="2F075E6E" w14:textId="48BE63AC" w:rsidR="00C774CE" w:rsidRDefault="00C774CE" w:rsidP="00C774CE">
      <w:pPr>
        <w:bidi/>
        <w:rPr>
          <w:rFonts w:cs="B Nazanin"/>
          <w:sz w:val="28"/>
          <w:szCs w:val="28"/>
          <w:lang w:bidi="fa-IR"/>
        </w:rPr>
      </w:pPr>
    </w:p>
    <w:p w14:paraId="5D04BA4B" w14:textId="196BACAF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52CC7C75" w14:textId="09CF67E7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74D1C2C2" w14:textId="2E29955F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0C5431F6" w14:textId="150D52AE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3B29AC69" w14:textId="48C811C2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3E5E229B" w14:textId="3C627A10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28F184EA" w14:textId="5484DB53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07DEE296" w14:textId="0CA74965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08B76450" w14:textId="61FCA31F" w:rsidR="00C774CE" w:rsidRDefault="00D229D3" w:rsidP="00C774C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سوال چهارم: </w:t>
      </w:r>
    </w:p>
    <w:p w14:paraId="340AB594" w14:textId="19E4B606" w:rsidR="00D229D3" w:rsidRDefault="00D229D3" w:rsidP="009B6225">
      <w:pPr>
        <w:bidi/>
        <w:rPr>
          <w:rFonts w:cs="B Nazanin"/>
          <w:sz w:val="28"/>
          <w:szCs w:val="28"/>
          <w:rtl/>
          <w:lang w:bidi="fa-IR"/>
        </w:rPr>
      </w:pPr>
    </w:p>
    <w:p w14:paraId="7627D40D" w14:textId="76DC55FF" w:rsidR="00D229D3" w:rsidRDefault="00D229D3" w:rsidP="009B6225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58240" behindDoc="0" locked="0" layoutInCell="1" allowOverlap="1" wp14:anchorId="7CA1C1C2" wp14:editId="69BE4347">
            <wp:simplePos x="0" y="0"/>
            <wp:positionH relativeFrom="column">
              <wp:posOffset>289560</wp:posOffset>
            </wp:positionH>
            <wp:positionV relativeFrom="paragraph">
              <wp:posOffset>436245</wp:posOffset>
            </wp:positionV>
            <wp:extent cx="5722620" cy="223266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sz w:val="28"/>
          <w:szCs w:val="28"/>
          <w:lang w:bidi="fa-IR"/>
        </w:rPr>
        <w:t>PC src</w:t>
      </w:r>
      <w:r>
        <w:rPr>
          <w:rFonts w:cs="B Nazanin" w:hint="cs"/>
          <w:sz w:val="28"/>
          <w:szCs w:val="28"/>
          <w:rtl/>
          <w:lang w:bidi="fa-IR"/>
        </w:rPr>
        <w:t xml:space="preserve">: </w:t>
      </w:r>
    </w:p>
    <w:p w14:paraId="532F254E" w14:textId="12B53C0F" w:rsidR="00D229D3" w:rsidRDefault="00D229D3" w:rsidP="009B6225">
      <w:pPr>
        <w:bidi/>
        <w:rPr>
          <w:rFonts w:cs="B Nazanin"/>
          <w:sz w:val="28"/>
          <w:szCs w:val="28"/>
          <w:rtl/>
          <w:lang w:bidi="fa-IR"/>
        </w:rPr>
      </w:pPr>
    </w:p>
    <w:p w14:paraId="506FE349" w14:textId="7DDC1A29" w:rsidR="00D229D3" w:rsidRDefault="00D229D3" w:rsidP="009B6225">
      <w:pPr>
        <w:bidi/>
        <w:rPr>
          <w:rFonts w:cs="B Nazanin"/>
          <w:sz w:val="28"/>
          <w:szCs w:val="28"/>
          <w:rtl/>
          <w:lang w:bidi="fa-IR"/>
        </w:rPr>
      </w:pPr>
    </w:p>
    <w:p w14:paraId="7FE480EA" w14:textId="11FB4DDA" w:rsidR="00D229D3" w:rsidRDefault="00D229D3" w:rsidP="009B6225">
      <w:pPr>
        <w:bidi/>
        <w:rPr>
          <w:rFonts w:cs="B Nazanin"/>
          <w:sz w:val="28"/>
          <w:szCs w:val="28"/>
          <w:rtl/>
          <w:lang w:bidi="fa-IR"/>
        </w:rPr>
      </w:pPr>
    </w:p>
    <w:p w14:paraId="70E6684D" w14:textId="523C5672" w:rsidR="00D229D3" w:rsidRDefault="00D229D3" w:rsidP="009B6225">
      <w:pPr>
        <w:bidi/>
        <w:rPr>
          <w:rFonts w:cs="B Nazanin"/>
          <w:sz w:val="28"/>
          <w:szCs w:val="28"/>
          <w:rtl/>
          <w:lang w:bidi="fa-IR"/>
        </w:rPr>
      </w:pPr>
    </w:p>
    <w:p w14:paraId="6FCD32A5" w14:textId="77777777" w:rsidR="00D229D3" w:rsidRPr="009B6225" w:rsidRDefault="00D229D3" w:rsidP="009B6225">
      <w:pPr>
        <w:bidi/>
        <w:rPr>
          <w:rtl/>
          <w:lang w:bidi="fa-IR"/>
        </w:rPr>
      </w:pPr>
    </w:p>
    <w:p w14:paraId="75BD574B" w14:textId="24A2DA30" w:rsidR="00C774CE" w:rsidRDefault="00D229D3" w:rsidP="00C774C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 wp14:anchorId="16993437" wp14:editId="457DFD74">
            <wp:extent cx="5943600" cy="3208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CC5" w14:textId="674E1C3C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3A9E0C41" w14:textId="5C48E703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73D35047" w14:textId="0CBBAD1B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16EC9B49" w14:textId="15F53BE1" w:rsidR="00C774CE" w:rsidRPr="009B6225" w:rsidRDefault="00D229D3" w:rsidP="009B622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06D26C" wp14:editId="5E74C760">
                <wp:simplePos x="0" y="0"/>
                <wp:positionH relativeFrom="column">
                  <wp:posOffset>3573780</wp:posOffset>
                </wp:positionH>
                <wp:positionV relativeFrom="paragraph">
                  <wp:posOffset>1434465</wp:posOffset>
                </wp:positionV>
                <wp:extent cx="320040" cy="449580"/>
                <wp:effectExtent l="38100" t="38100" r="22860" b="266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7616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81.4pt;margin-top:112.95pt;width:25.2pt;height:35.4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0288" behindDoc="0" locked="0" layoutInCell="1" allowOverlap="1" wp14:anchorId="18ED160B" wp14:editId="129BE58F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5722620" cy="223266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sz w:val="28"/>
          <w:szCs w:val="28"/>
          <w:lang w:bidi="fa-IR"/>
        </w:rPr>
        <w:t>ALU src</w:t>
      </w:r>
      <w:r>
        <w:rPr>
          <w:rFonts w:cs="B Nazanin" w:hint="cs"/>
          <w:sz w:val="28"/>
          <w:szCs w:val="28"/>
          <w:rtl/>
          <w:lang w:bidi="fa-IR"/>
        </w:rPr>
        <w:t xml:space="preserve">: </w:t>
      </w:r>
    </w:p>
    <w:p w14:paraId="487D8ED1" w14:textId="5313D195" w:rsidR="00C774CE" w:rsidRDefault="00C774CE" w:rsidP="00C774CE">
      <w:pPr>
        <w:bidi/>
        <w:rPr>
          <w:rFonts w:cs="B Nazanin"/>
          <w:sz w:val="28"/>
          <w:szCs w:val="28"/>
          <w:rtl/>
          <w:lang w:bidi="fa-IR"/>
        </w:rPr>
      </w:pPr>
    </w:p>
    <w:p w14:paraId="3A5C1B32" w14:textId="5358730D" w:rsidR="00D229D3" w:rsidRDefault="00D229D3" w:rsidP="009B6225">
      <w:pPr>
        <w:bidi/>
        <w:rPr>
          <w:rFonts w:cs="B Nazanin"/>
          <w:sz w:val="28"/>
          <w:szCs w:val="28"/>
          <w:rtl/>
          <w:lang w:bidi="fa-IR"/>
        </w:rPr>
      </w:pPr>
    </w:p>
    <w:p w14:paraId="2185936B" w14:textId="77777777" w:rsidR="00D229D3" w:rsidRDefault="00D229D3" w:rsidP="009B6225">
      <w:pPr>
        <w:bidi/>
        <w:rPr>
          <w:rFonts w:cs="B Nazanin"/>
          <w:noProof/>
          <w:sz w:val="28"/>
          <w:szCs w:val="28"/>
          <w:rtl/>
        </w:rPr>
      </w:pPr>
    </w:p>
    <w:p w14:paraId="0342A147" w14:textId="1C753C27" w:rsidR="00D229D3" w:rsidRDefault="00D229D3" w:rsidP="009B622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25000986" wp14:editId="6F61FBD2">
            <wp:extent cx="5943600" cy="3506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5432" w14:textId="77798C94" w:rsidR="00D229D3" w:rsidRDefault="00D229D3" w:rsidP="009B6225">
      <w:pPr>
        <w:bidi/>
        <w:rPr>
          <w:rFonts w:cs="B Nazanin"/>
          <w:sz w:val="28"/>
          <w:szCs w:val="28"/>
          <w:rtl/>
          <w:lang w:bidi="fa-IR"/>
        </w:rPr>
      </w:pPr>
    </w:p>
    <w:p w14:paraId="0D12FEE2" w14:textId="341833C8" w:rsidR="00D229D3" w:rsidRDefault="00D229D3" w:rsidP="009B622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بیت اول </w:t>
      </w:r>
      <w:r>
        <w:rPr>
          <w:rFonts w:cs="B Nazanin"/>
          <w:sz w:val="28"/>
          <w:szCs w:val="28"/>
          <w:lang w:bidi="fa-IR"/>
        </w:rPr>
        <w:t>imm src</w:t>
      </w:r>
      <w:r>
        <w:rPr>
          <w:rFonts w:cs="B Nazanin" w:hint="cs"/>
          <w:sz w:val="28"/>
          <w:szCs w:val="28"/>
          <w:rtl/>
          <w:lang w:bidi="fa-IR"/>
        </w:rPr>
        <w:t xml:space="preserve">: </w:t>
      </w:r>
    </w:p>
    <w:p w14:paraId="1F8760B1" w14:textId="27952265" w:rsidR="00D229D3" w:rsidRDefault="00D229D3" w:rsidP="009B6225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14:paraId="1F554A18" w14:textId="7F6EDA4B" w:rsidR="00D229D3" w:rsidRDefault="00D229D3" w:rsidP="009B6225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7D85712" wp14:editId="5AB9730B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5943600" cy="236728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73BCF" w14:textId="177F5A52" w:rsidR="00D229D3" w:rsidRDefault="00D229D3" w:rsidP="009B6225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14:paraId="0BB8AFCB" w14:textId="1985A4E0" w:rsidR="00D229D3" w:rsidRDefault="00D229D3" w:rsidP="009B6225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14:paraId="64E694A6" w14:textId="71B1231C" w:rsidR="00D229D3" w:rsidRDefault="00D229D3" w:rsidP="009B6225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14:paraId="339CE913" w14:textId="4911E73F" w:rsidR="00D229D3" w:rsidRDefault="00D229D3" w:rsidP="00D229D3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بیت دوم </w:t>
      </w:r>
      <w:r>
        <w:rPr>
          <w:rFonts w:cs="B Nazanin"/>
          <w:sz w:val="28"/>
          <w:szCs w:val="28"/>
          <w:lang w:bidi="fa-IR"/>
        </w:rPr>
        <w:t>:result src</w:t>
      </w:r>
    </w:p>
    <w:p w14:paraId="40F8F0CE" w14:textId="77777777" w:rsidR="00D229D3" w:rsidRPr="009B6225" w:rsidRDefault="00D229D3" w:rsidP="009B6225">
      <w:pPr>
        <w:rPr>
          <w:lang w:bidi="fa-IR"/>
        </w:rPr>
      </w:pPr>
    </w:p>
    <w:p w14:paraId="4EE13A98" w14:textId="79FB4859" w:rsidR="00D229D3" w:rsidRDefault="00D229D3" w:rsidP="00D229D3">
      <w:pPr>
        <w:rPr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6795DD2" wp14:editId="506C4BF0">
            <wp:simplePos x="0" y="0"/>
            <wp:positionH relativeFrom="column">
              <wp:posOffset>182880</wp:posOffset>
            </wp:positionH>
            <wp:positionV relativeFrom="paragraph">
              <wp:posOffset>226060</wp:posOffset>
            </wp:positionV>
            <wp:extent cx="5943600" cy="261048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5B088" w14:textId="38136715" w:rsidR="00D229D3" w:rsidRDefault="00D229D3" w:rsidP="009B6225">
      <w:pPr>
        <w:tabs>
          <w:tab w:val="left" w:pos="8040"/>
        </w:tabs>
        <w:rPr>
          <w:rtl/>
          <w:lang w:bidi="fa-IR"/>
        </w:rPr>
      </w:pPr>
      <w:r>
        <w:rPr>
          <w:lang w:bidi="fa-IR"/>
        </w:rPr>
        <w:tab/>
      </w:r>
    </w:p>
    <w:p w14:paraId="5B666812" w14:textId="02B35368" w:rsidR="00D229D3" w:rsidRDefault="00D229D3" w:rsidP="009B6225">
      <w:pPr>
        <w:tabs>
          <w:tab w:val="left" w:pos="8040"/>
        </w:tabs>
        <w:rPr>
          <w:rtl/>
          <w:lang w:bidi="fa-IR"/>
        </w:rPr>
      </w:pPr>
    </w:p>
    <w:p w14:paraId="34938098" w14:textId="19B90976" w:rsidR="00D229D3" w:rsidRDefault="00D229D3" w:rsidP="009B6225">
      <w:pPr>
        <w:tabs>
          <w:tab w:val="left" w:pos="8040"/>
        </w:tabs>
        <w:rPr>
          <w:rtl/>
          <w:lang w:bidi="fa-IR"/>
        </w:rPr>
      </w:pPr>
    </w:p>
    <w:p w14:paraId="6AACADDC" w14:textId="77777777" w:rsidR="00D229D3" w:rsidRPr="00D229D3" w:rsidRDefault="00D229D3" w:rsidP="009B6225">
      <w:pPr>
        <w:tabs>
          <w:tab w:val="left" w:pos="8040"/>
        </w:tabs>
        <w:rPr>
          <w:lang w:bidi="fa-IR"/>
        </w:rPr>
      </w:pPr>
      <w:bookmarkStart w:id="1" w:name="_GoBack"/>
      <w:bookmarkEnd w:id="1"/>
    </w:p>
    <w:sectPr w:rsidR="00D229D3" w:rsidRPr="00D229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FE7E30"/>
    <w:multiLevelType w:val="hybridMultilevel"/>
    <w:tmpl w:val="4B4CF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enovo">
    <w15:presenceInfo w15:providerId="Windows Live" w15:userId="938f7e56a71822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567"/>
    <w:rsid w:val="0000259E"/>
    <w:rsid w:val="001742C1"/>
    <w:rsid w:val="003C3261"/>
    <w:rsid w:val="00440C72"/>
    <w:rsid w:val="006F7567"/>
    <w:rsid w:val="009B6225"/>
    <w:rsid w:val="00C774CE"/>
    <w:rsid w:val="00C81A17"/>
    <w:rsid w:val="00CA0A4F"/>
    <w:rsid w:val="00D229D3"/>
    <w:rsid w:val="00D312DC"/>
    <w:rsid w:val="00EA3C22"/>
    <w:rsid w:val="00EB1A7C"/>
    <w:rsid w:val="00F8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AB6F2"/>
  <w15:chartTrackingRefBased/>
  <w15:docId w15:val="{31CFA54B-6911-46AE-9BE2-10852296C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4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4C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229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D301E-F38A-4C57-B072-EA25C6D39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22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Bahrami</dc:creator>
  <cp:keywords/>
  <dc:description/>
  <cp:lastModifiedBy>Lenovo</cp:lastModifiedBy>
  <cp:revision>8</cp:revision>
  <dcterms:created xsi:type="dcterms:W3CDTF">2023-04-28T11:05:00Z</dcterms:created>
  <dcterms:modified xsi:type="dcterms:W3CDTF">2023-04-29T18:58:00Z</dcterms:modified>
</cp:coreProperties>
</file>